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Wolves of Wand Street — Quickplay Ruleset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tl w:val="0"/>
        </w:rPr>
        <w:t xml:space="preserve">Players: 4   |   Rounds: 3   |   Turn: ~30 sec   |   Game: ~10 min</w:t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7920"/>
        <w:gridCol w:w="1440"/>
        <w:tblGridChange w:id="0">
          <w:tblGrid>
            <w:gridCol w:w="792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Quickplay Setup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Player Setup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Game Setup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Turn Format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Claiming Territories from the Territory Pool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Buying from The Market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Playing Cards from Your Hand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Contesting (Attacking) Territories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Empty Draw Pile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Scoring (End of Round 3)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Draw Pile — Economy Cards (ranks 2–6, free)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Market Pile — Ranks 7 to A (costs Gold or Influence)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360" w:lineRule="auto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Quickplay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Player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player starts with 5 Investors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player starts with 2 Territory cards, placed face-up in front of them:</w:t>
        <w:br w:type="textWrapping"/>
        <w:t xml:space="preserve">1 [ Inner City ]    |   1 [ Outer Village 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player places 2 Investors on each of their starting territories, and retains the remaining 1 Investor in their Hand.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player starts with their own Draw pile of 20 Economy cards (auto-set in playingcards.io).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Starting resources are collected on your first turn during the INCOME phase.</w:t>
      </w:r>
    </w:p>
    <w:p w:rsidR="00000000" w:rsidDel="00000000" w:rsidP="00000000" w:rsidRDefault="00000000" w:rsidRPr="00000000" w14:paraId="00000026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Territory Pool is filled face-up with the remaining 5 territories: 4 Outer Villages and 1 Hub (3 Gold + 2 Influence per turn).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Market displays 3 face-up cards from the Market pile.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first player rotates each round (handled automatically in playingcards.io).</w:t>
      </w:r>
    </w:p>
    <w:p w:rsidR="00000000" w:rsidDel="00000000" w:rsidP="00000000" w:rsidRDefault="00000000" w:rsidRPr="00000000" w14:paraId="0000002A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 Format: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1305"/>
        <w:gridCol w:w="8055"/>
        <w:tblGridChange w:id="0">
          <w:tblGrid>
            <w:gridCol w:w="1305"/>
            <w:gridCol w:w="8055"/>
          </w:tblGrid>
        </w:tblGridChange>
      </w:tblGrid>
      <w:tr>
        <w:trPr>
          <w:cantSplit w:val="1"/>
          <w:trHeight w:val="1058.10424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Gain Gold and Influence from your territories (including any modifier effects). </w:t>
            </w:r>
          </w:p>
          <w:p w:rsidR="00000000" w:rsidDel="00000000" w:rsidP="00000000" w:rsidRDefault="00000000" w:rsidRPr="00000000" w14:paraId="0000002D">
            <w:pPr>
              <w:spacing w:after="4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Then draw cards from your Draw pile until you have at least 2 cards in your hand. </w:t>
            </w:r>
          </w:p>
          <w:p w:rsidR="00000000" w:rsidDel="00000000" w:rsidP="00000000" w:rsidRDefault="00000000" w:rsidRPr="00000000" w14:paraId="0000002E">
            <w:pPr>
              <w:spacing w:after="4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You may also discard 2 cards, then draw 1 card per turn.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In any order: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afterAutospacing="0" w:lineRule="auto"/>
              <w:ind w:left="27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Play cards from your hand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afterAutospacing="0" w:lineRule="auto"/>
              <w:ind w:left="27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Buy market cards; these cards are shuffled into your draw pile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lineRule="auto"/>
              <w:ind w:left="270" w:hanging="180"/>
            </w:pPr>
            <w:r w:rsidDel="00000000" w:rsidR="00000000" w:rsidRPr="00000000">
              <w:rPr>
                <w:rtl w:val="0"/>
              </w:rPr>
              <w:t xml:space="preserve">Refresh the market (2 Gold) 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lineRule="auto"/>
              <w:ind w:left="27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Buy Investors (1 Influence each, added to your hand)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40" w:lineRule="auto"/>
              <w:ind w:left="27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Claim a territory from the Territory Pool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Contest any number of territories using Investors from your hand (see Contesting).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If you hold more than 5 cards, discard the excess (out of play).</w:t>
            </w:r>
          </w:p>
        </w:tc>
      </w:tr>
    </w:tbl>
    <w:p w:rsidR="00000000" w:rsidDel="00000000" w:rsidP="00000000" w:rsidRDefault="00000000" w:rsidRPr="00000000" w14:paraId="0000003A">
      <w:pPr>
        <w:keepNext w:val="1"/>
        <w:spacing w:after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12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Contesting (Attacking) Territories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To contest a territory, you must have at least 1 Investor in your hand.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Target any territory in any player's </w:t>
      </w:r>
      <w:r w:rsidDel="00000000" w:rsidR="00000000" w:rsidRPr="00000000">
        <w:rPr>
          <w:rtl w:val="0"/>
        </w:rPr>
        <w:t xml:space="preserve">tableau</w:t>
      </w:r>
      <w:r w:rsidDel="00000000" w:rsidR="00000000" w:rsidRPr="00000000">
        <w:rPr>
          <w:rtl w:val="0"/>
        </w:rPr>
        <w:t xml:space="preserve">. You cannot contest territories in the Territory Pool (claim those instead).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Commit Investors from your hand.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Higher Investor count wins. Attacker wins ties.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Undefended territory (0 Investors): automatic capture — place at least 1 Investor on it.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Both sides keep half their committed Investors (rounded down).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Winning Investors are now defenders of the captured territory and cannot contest this turn again.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60" w:lineRule="auto"/>
        <w:ind w:left="540" w:hanging="360"/>
      </w:pPr>
      <w:r w:rsidDel="00000000" w:rsidR="00000000" w:rsidRPr="00000000">
        <w:rPr>
          <w:rtl w:val="0"/>
        </w:rPr>
        <w:t xml:space="preserve">Territory modifier cards transfer with the territory.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ready to start the game!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Claiming Territories from the Territory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Territories in the Territory Pool are free to claim.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claim a territory, place 1 Investor from your hand onto it. The territory is now yours.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collect income from claimed territories starting on your next INCOME phase.</w:t>
      </w:r>
    </w:p>
    <w:p w:rsidR="00000000" w:rsidDel="00000000" w:rsidP="00000000" w:rsidRDefault="00000000" w:rsidRPr="00000000" w14:paraId="00000049">
      <w:pPr>
        <w:keepNext w:val="1"/>
        <w:spacing w:after="120" w:before="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Buying from The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Market cards can be bought using Gold and/or Influence, as denoted on the card.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Bought market cards shuffle into your own Draw pile. They cannot be played </w:t>
      </w: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turn you bought them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they enter play once you next draw them into your hand.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Played market cards are discarded permanently (out of play).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may refresh the market for 2 Gold: return the 3 face-up cards to the Market pile, reshuffle, and draw 3 new face-up cards.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buying a card, fill the market with another face-up card.</w:t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Playing Cards from Your 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Resource 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(Gain X Gold, Gain X Influence): Immediately gain the listed resource, then discard the card (out of play).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Move 1 of your deployed Investors from one of your territories to another. Discard.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Territory Modifier 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(+1 Gold, +1 Influence, +1 Investor): Place the card face-up on a target territory.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Influence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modifiers stay on the territory permanently. They stack with each other and with other modifiers. If the territory is captured, the modifier transfers with it.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Investor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(Reinforcement) deploys 1 Investor onto a territory you control immediately, then </w:t>
      </w:r>
      <w:r w:rsidDel="00000000" w:rsidR="00000000" w:rsidRPr="00000000">
        <w:rPr>
          <w:rtl w:val="0"/>
        </w:rPr>
        <w:t xml:space="preserve">discards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Empty Draw 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your Draw pile is empty when you need to draw, those draws are skipped. The pile is not refreshed.</w:t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Scoring (End of Round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Final score =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Territory Income + (Gold ÷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Territory Income: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sum of the Gold output of all territories you own (including modifiers).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Gold: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your remaining Gold by 5, round down.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most Influence, if still tied, recalculate score from Gold, but do not 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120" w:befor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120" w:before="360" w:lineRule="auto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  <w:t xml:space="preserve">Separate Draw Pile (Economy Cards, free) and Market Pile (ranks 7–A, costs resources).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3 Market cards are always face-up. Replenished after each purchase. Market refresh costs 2 Gold.</w:t>
      </w:r>
    </w:p>
    <w:p w:rsidR="00000000" w:rsidDel="00000000" w:rsidP="00000000" w:rsidRDefault="00000000" w:rsidRPr="00000000" w14:paraId="00000061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Draw Pile — Economy Cards (20 cards per player)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1440"/>
        <w:gridCol w:w="2592"/>
        <w:gridCol w:w="5328"/>
        <w:tblGridChange w:id="0">
          <w:tblGrid>
            <w:gridCol w:w="1440"/>
            <w:gridCol w:w="2592"/>
            <w:gridCol w:w="53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Petty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Gain 2 Gold.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Gain 3 Gold.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del w:author="Aidan Taylor" w:id="0" w:date="2026-05-16T13:27:34Z">
              <w:r w:rsidDel="00000000" w:rsidR="00000000" w:rsidRPr="00000000">
                <w:rPr>
                  <w:rtl w:val="0"/>
                </w:rPr>
                <w:delText xml:space="preserve">Gain 2 Influence.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Place on any territory: that territory permanently produces +1 Gold per turn. Transfers on capture. Stacks.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 Reform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Place on any territory: that territory permanently produces +1 Influence per turn. Transfers on capture. Stacks.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Place 1 Investor on a territory you control.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Move 1 of your deployed Investors from one of your territories to another.</w:t>
            </w:r>
          </w:p>
        </w:tc>
      </w:tr>
    </w:tbl>
    <w:p w:rsidR="00000000" w:rsidDel="00000000" w:rsidP="00000000" w:rsidRDefault="00000000" w:rsidRPr="00000000" w14:paraId="0000007A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Pile — Ranks 7 to A (costs Gold</w:t>
      </w:r>
      <w:del w:author="Aidan Taylor" w:id="1" w:date="2026-05-16T13:27:13Z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delText xml:space="preserve"> or Influence</w:delText>
        </w:r>
      </w:del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♦ Diamonds — Military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2880"/>
        <w:gridCol w:w="4752"/>
        <w:gridCol w:w="1728"/>
        <w:tblGridChange w:id="0">
          <w:tblGrid>
            <w:gridCol w:w="2880"/>
            <w:gridCol w:w="4752"/>
            <w:gridCol w:w="17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Your next contest this turn is fought as if you committed 2 additional Investors.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Strike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Return 3 Investors from a target territory to that player's hand.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 1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Forced 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Move up to 3 of your deployed Investors between any of your territories.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Market Domination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Place 4 Investors on any of your territories.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 2 Inf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♥ Hearts — Diplomacy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2880"/>
        <w:gridCol w:w="4752"/>
        <w:gridCol w:w="1728"/>
        <w:tblGridChange w:id="0">
          <w:tblGrid>
            <w:gridCol w:w="2880"/>
            <w:gridCol w:w="4752"/>
            <w:gridCol w:w="17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Force a player to discard 2 cards.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Corporate Espionage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Look at any player's hand and steal one card.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Political 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Force one player to hand over one of their Outer territories.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Absolute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Gain 4 Influence. Target player loses 2 Influence.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del w:author="Aidan Taylor" w:id="2" w:date="2026-05-16T13:27:18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 2 Inf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♠ Spades — Economy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2880"/>
        <w:gridCol w:w="4752"/>
        <w:gridCol w:w="1728"/>
        <w:tblGridChange w:id="0">
          <w:tblGrid>
            <w:gridCol w:w="2880"/>
            <w:gridCol w:w="4752"/>
            <w:gridCol w:w="17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Market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Target player loses half their Gold (rounded down).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Tax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Steal 1 Gold from each other player for each territory they control.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del w:author="Aidan Taylor" w:id="3" w:date="2026-05-16T13:27:21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 1 Inf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Monopoly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Steal 1 Gold from every other player.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Economic Dominance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Double your Gold income for your next 2 turns.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♣ Clubs — Arcane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2880"/>
        <w:gridCol w:w="4752"/>
        <w:gridCol w:w="1728"/>
        <w:tblGridChange w:id="0">
          <w:tblGrid>
            <w:gridCol w:w="2880"/>
            <w:gridCol w:w="4752"/>
            <w:gridCol w:w="17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Arcane Recession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All other players lose 2 Influence immediately.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Mystical Arbitrage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Swap your Gold total with any other player. If totals are equal, the card has no effect.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Time Warp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Take another ACTION phase immediately after this one. You do not gain Income or Contest.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Arcane Dominion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Copy the effect of any other market card in your hand.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del w:author="Aidan Taylor" w:id="4" w:date="2026-05-16T13:27:24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 2 Inf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152" w:top="1152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270" w:hanging="18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