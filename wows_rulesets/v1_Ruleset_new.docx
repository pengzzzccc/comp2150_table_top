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Wolves of Wand Street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Players: 4   |   Rounds: 5   |   Turn: ~45 sec   |   Game: ~15 min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•  13 territories: 4 clusters (NW / NE / SW / SE) of 3 + 1 central Hub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•  Each cluster has 1 Inner (3 Gold) and 2 Outers (2 Gold each). Hub gives 4 Gold + 1 Influence to its owner.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•  Shuffle turn order at the start of every round.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•  1 Neutral Investor is placed on the central Hub, hostile to all players.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 Each player starts with 5 Investors.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territories — simultaneous choice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•  Each player always starts with their cluster's Inner territory.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•  Each player picks ONE of their two Outer territories. If desired, this can be done secretly and revealed all at once.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•  Place 2 of your Investors on each starting territory.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resources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•  4 Gold,  1 Influence,  1 Investor in reserve,  1 card from the draw pile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Resources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Resources are gained at the start of the round. I.e., after everyone has taken a turn (and so a round has finished)</w:t>
      </w:r>
      <w:ins w:author="Zhanci Peng" w:id="0" w:date="2026-05-09T06:19:51Z">
        <w:r w:rsidDel="00000000" w:rsidR="00000000" w:rsidRPr="00000000">
          <w:rPr>
            <w:rtl w:val="0"/>
          </w:rPr>
          <w:t xml:space="preserve">,</w:t>
        </w:r>
      </w:ins>
      <w:r w:rsidDel="00000000" w:rsidR="00000000" w:rsidRPr="00000000">
        <w:rPr>
          <w:rtl w:val="0"/>
        </w:rPr>
        <w:t xml:space="preserve"> everyone will simultaneously gain Gold, Influence, and draw a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 Earned each round from your territories (Outer 1 / Inner 2 / Hub 3).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•  Spent on: market cards, Gold bids in contests.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 Earned each round: base 2 + tier bonus + 1 if you own the Hub.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Tier:  1-3 territories +1  |  4-6 territories +2  |  7+ territories +3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•  Spent on: buying Investors (1 Influence = 1 Investor), some market cards.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Investors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•  Placed on your territories, or kept in your reserve.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•  Can be moved to an adjacent territory, as long as they have not been used to contest territory.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•  Buy: pay 1 Influence per Investor, add to your reserve. Deploy onto any territory you own as an action.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•  In a contest: each Investor = 3 points of combat power.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Each Turn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•  COLLECT — receive Gold and Influence income.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•  ACT — take up to 2 actions (may do the same action twice):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Buy Investors to your hand  |  Contest a territory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Buy a market card  |  Retrieve Investors from a territory to your reserve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 FREE ACTION —  may be done any amount of times in a turn.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Deploy Investors to a territory | Move Investors to an adjacent territory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Play a card.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•  DISCARD — if you hold more than 4 cards, discard the excess face-up into the shared pool.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Contesting Territories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•  Target any territory adjacent to one you own.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•  Commit Investors from your adjacent territories, and spend 1 Gold per Investor.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•  Defending players can put additional Investors from their hand onto a territory that is being contested.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•  Higher power wins. Attacker wins ties.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•  Undefended (0 Investors on territory): automatic capture, no Gold Cost.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•  Both sides keep half of their investors (rounded down)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Scoring  (end of Round 5)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•  Territory value: sum of Gold output of all territories you own</w:t>
      </w:r>
      <w:ins w:author="Zhanci Peng" w:id="1" w:date="2026-05-09T06:20:13Z">
        <w:r w:rsidDel="00000000" w:rsidR="00000000" w:rsidRPr="00000000">
          <w:rPr>
            <w:rtl w:val="0"/>
          </w:rPr>
          <w:t xml:space="preserve">,</w:t>
        </w:r>
      </w:ins>
      <w:r w:rsidDel="00000000" w:rsidR="00000000" w:rsidRPr="00000000">
        <w:rPr>
          <w:rtl w:val="0"/>
        </w:rPr>
        <w:t xml:space="preserve"> including any modifiers for territory gold output.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•  Gold: divide by 5 (round down)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•  Influence: count directly (1 per Influence)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•  Cards: +1 point per market card still in your hand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Final score = territory value + (Gold ÷ 5) + Influence + market cards in hand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Highest score wins. Ties: most territories &gt; most Gold &gt; most Influence.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Separate Draw Pile (low cards, free) and Market Pile (high cards, cost resources).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 Market cards are always face-up. Replenish after each purchase.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Market cards stay in hand until played. Each market card in hand at game end = +1 point.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Pile — ranks 2 to 6  (drawn for free each turn)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Diamonds (Investor)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•  2 — Recruit: gain 1 free Investor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•  3 — Small Mobilisation: gain </w:t>
      </w:r>
      <w:ins w:author="Louis Antonio Porta" w:id="2" w:date="2026-05-09T06:56:38Z">
        <w:r w:rsidDel="00000000" w:rsidR="00000000" w:rsidRPr="00000000">
          <w:rPr>
            <w:rtl w:val="0"/>
          </w:rPr>
          <w:t xml:space="preserve">1</w:t>
        </w:r>
      </w:ins>
      <w:del w:author="Louis Antonio Porta" w:id="2" w:date="2026-05-09T06:56:38Z">
        <w:r w:rsidDel="00000000" w:rsidR="00000000" w:rsidRPr="00000000">
          <w:rPr>
            <w:rtl w:val="0"/>
          </w:rPr>
          <w:delText xml:space="preserve">2</w:delText>
        </w:r>
      </w:del>
      <w:r w:rsidDel="00000000" w:rsidR="00000000" w:rsidRPr="00000000">
        <w:rPr>
          <w:rtl w:val="0"/>
        </w:rPr>
        <w:t xml:space="preserve"> free Investor</w:t>
      </w:r>
      <w:del w:author="Louis Antonio Porta" w:id="3" w:date="2026-05-09T06:56:42Z">
        <w:r w:rsidDel="00000000" w:rsidR="00000000" w:rsidRPr="00000000">
          <w:rPr>
            <w:rtl w:val="0"/>
          </w:rPr>
          <w:delText xml:space="preserve">s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•  4 — Regroup: return all Investors from one of your territories to your reserve, including those that have been used to contest a territory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•  5 — Reassignment: swap Investors between two of your territories freely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•  6 — Reinforcement: place 2 Temporary Investors on any territory you control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Hearts (Influence)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•  2 — Rumour Mill: gain 1 Influence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•  3 — Networking: gain </w:t>
      </w:r>
      <w:ins w:author="Louis Antonio Porta" w:id="4" w:date="2026-05-09T06:57:43Z">
        <w:r w:rsidDel="00000000" w:rsidR="00000000" w:rsidRPr="00000000">
          <w:rPr>
            <w:rtl w:val="0"/>
          </w:rPr>
          <w:t xml:space="preserve">1</w:t>
        </w:r>
      </w:ins>
      <w:del w:author="Louis Antonio Porta" w:id="4" w:date="2026-05-09T06:57:43Z">
        <w:r w:rsidDel="00000000" w:rsidR="00000000" w:rsidRPr="00000000">
          <w:rPr>
            <w:rtl w:val="0"/>
          </w:rPr>
          <w:delText xml:space="preserve">2</w:delText>
        </w:r>
      </w:del>
      <w:r w:rsidDel="00000000" w:rsidR="00000000" w:rsidRPr="00000000">
        <w:rPr>
          <w:rtl w:val="0"/>
        </w:rPr>
        <w:t xml:space="preserve"> Influence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•  4 — Minor Leverage: target player loses 1 Influence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•  5 — Back Channel: spend up to 4 Gold, gain 1 Influence for every 2 Gold paid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•  6 — Favour:</w:t>
      </w:r>
      <w:ins w:author="Louis Antonio Porta" w:id="5" w:date="2026-05-09T07:26:02Z">
        <w:r w:rsidDel="00000000" w:rsidR="00000000" w:rsidRPr="00000000">
          <w:rPr>
            <w:rtl w:val="0"/>
          </w:rPr>
          <w:t xml:space="preserve"> Steal 1 Influence from a target player</w:t>
        </w:r>
      </w:ins>
      <w:del w:author="Louis Antonio Porta" w:id="5" w:date="2026-05-09T07:26:02Z">
        <w:r w:rsidDel="00000000" w:rsidR="00000000" w:rsidRPr="00000000">
          <w:rPr>
            <w:rtl w:val="0"/>
          </w:rPr>
          <w:delText xml:space="preserve"> gain 1 Influence for each cluster you border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Spades (Gold)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•  2 — Petty Cash: gain </w:t>
      </w:r>
      <w:ins w:author="Louis Antonio Porta" w:id="6" w:date="2026-05-09T06:57:09Z">
        <w:r w:rsidDel="00000000" w:rsidR="00000000" w:rsidRPr="00000000">
          <w:rPr>
            <w:rtl w:val="0"/>
          </w:rPr>
          <w:t xml:space="preserve">2</w:t>
        </w:r>
      </w:ins>
      <w:del w:author="Louis Antonio Porta" w:id="6" w:date="2026-05-09T06:57:09Z">
        <w:r w:rsidDel="00000000" w:rsidR="00000000" w:rsidRPr="00000000">
          <w:rPr>
            <w:rtl w:val="0"/>
          </w:rPr>
          <w:delText xml:space="preserve">1</w:delText>
        </w:r>
      </w:del>
      <w:r w:rsidDel="00000000" w:rsidR="00000000" w:rsidRPr="00000000">
        <w:rPr>
          <w:rtl w:val="0"/>
        </w:rPr>
        <w:t xml:space="preserve"> Gold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•  3 — Small Trade: gain 2 Gold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•  4 — Minor Export: one territory produces +1 Gold next round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•  5 — Budgeting: your next market card costs 1 Gold less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•  6 — Loose Change: gain 1 Gold per territory you control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Clubs (Information)</w:t>
      </w:r>
    </w:p>
    <w:p w:rsidR="00000000" w:rsidDel="00000000" w:rsidP="00000000" w:rsidRDefault="00000000" w:rsidRPr="00000000" w14:paraId="0000006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•  2 — Minor Divination: look at the top 2 cards of the draw pile and take 1.</w:t>
      </w:r>
    </w:p>
    <w:p w:rsidR="00000000" w:rsidDel="00000000" w:rsidP="00000000" w:rsidRDefault="00000000" w:rsidRPr="00000000" w14:paraId="0000006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•  3 — Time Cantrip: The target player loses 7 seconds of their time next turn.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•  4 — Interference: target player discards a card.</w:t>
      </w:r>
    </w:p>
    <w:p w:rsidR="00000000" w:rsidDel="00000000" w:rsidP="00000000" w:rsidRDefault="00000000" w:rsidRPr="00000000" w14:paraId="00000064">
      <w:pPr>
        <w:rPr>
          <w:highlight w:val="green"/>
        </w:rPr>
      </w:pPr>
      <w:r w:rsidDel="00000000" w:rsidR="00000000" w:rsidRPr="00000000">
        <w:rPr>
          <w:rtl w:val="0"/>
        </w:rPr>
        <w:t xml:space="preserve">  •  5 — Arcane Nudge: move 1 opponent’s Investor from any territory to an adjacent territory controlled by that Investor’s owner.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•  6 — </w:t>
      </w:r>
      <w:commentRangeStart w:id="0"/>
      <w:r w:rsidDel="00000000" w:rsidR="00000000" w:rsidRPr="00000000">
        <w:rPr>
          <w:highlight w:val="green"/>
          <w:rtl w:val="0"/>
        </w:rPr>
        <w:t xml:space="preserve">Mystic Influence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highlight w:val="green"/>
          <w:rtl w:val="0"/>
        </w:rPr>
        <w:t xml:space="preserve">: Refresh the Market for free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Pile — ranks 7 to A  (costs Gold or Influence)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Diamonds (Investor/Military)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•  7  — Strategic Withdrawal: if you lose a contest this turn after playing this card, return committed Investors to your reserve instead of losing them  [</w:t>
      </w:r>
      <w:ins w:author="Louis Antonio Porta" w:id="7" w:date="2026-05-09T07:18:42Z">
        <w:r w:rsidDel="00000000" w:rsidR="00000000" w:rsidRPr="00000000">
          <w:rPr>
            <w:rtl w:val="0"/>
          </w:rPr>
          <w:t xml:space="preserve">5</w:t>
        </w:r>
      </w:ins>
      <w:del w:author="Louis Antonio Porta" w:id="7" w:date="2026-05-09T07:18:42Z">
        <w:r w:rsidDel="00000000" w:rsidR="00000000" w:rsidRPr="00000000">
          <w:rPr>
            <w:rtl w:val="0"/>
          </w:rPr>
          <w:delText xml:space="preserve">3</w:delText>
        </w:r>
      </w:del>
      <w:r w:rsidDel="00000000" w:rsidR="00000000" w:rsidRPr="00000000">
        <w:rPr>
          <w:rtl w:val="0"/>
        </w:rPr>
        <w:t xml:space="preserve"> Gold]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•  8  — Forced Merger: take </w:t>
      </w:r>
      <w:ins w:author="Louis Antonio Porta" w:id="8" w:date="2026-05-09T06:54:19Z">
        <w:r w:rsidDel="00000000" w:rsidR="00000000" w:rsidRPr="00000000">
          <w:rPr>
            <w:rtl w:val="0"/>
          </w:rPr>
          <w:t xml:space="preserve">2</w:t>
        </w:r>
      </w:ins>
      <w:del w:author="Louis Antonio Porta" w:id="8" w:date="2026-05-09T06:54:19Z">
        <w:r w:rsidDel="00000000" w:rsidR="00000000" w:rsidRPr="00000000">
          <w:rPr>
            <w:rtl w:val="0"/>
          </w:rPr>
          <w:delText xml:space="preserve">3</w:delText>
        </w:r>
      </w:del>
      <w:r w:rsidDel="00000000" w:rsidR="00000000" w:rsidRPr="00000000">
        <w:rPr>
          <w:rtl w:val="0"/>
        </w:rPr>
        <w:t xml:space="preserve"> Investors from a target player's territory  [</w:t>
      </w:r>
      <w:ins w:author="Louis Antonio Porta" w:id="9" w:date="2026-05-09T07:19:36Z">
        <w:r w:rsidDel="00000000" w:rsidR="00000000" w:rsidRPr="00000000">
          <w:rPr>
            <w:rtl w:val="0"/>
          </w:rPr>
          <w:t xml:space="preserve">5</w:t>
        </w:r>
      </w:ins>
      <w:del w:author="Louis Antonio Porta" w:id="9" w:date="2026-05-09T07:19:36Z">
        <w:r w:rsidDel="00000000" w:rsidR="00000000" w:rsidRPr="00000000">
          <w:rPr>
            <w:rtl w:val="0"/>
          </w:rPr>
          <w:delText xml:space="preserve">3</w:delText>
        </w:r>
      </w:del>
      <w:r w:rsidDel="00000000" w:rsidR="00000000" w:rsidRPr="00000000">
        <w:rPr>
          <w:rtl w:val="0"/>
        </w:rPr>
        <w:t xml:space="preserve"> Gold]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•  9  — Blockade: target territory cannot send or receive Investors next round  [4 Gold]</w:t>
      </w:r>
    </w:p>
    <w:p w:rsidR="00000000" w:rsidDel="00000000" w:rsidP="00000000" w:rsidRDefault="00000000" w:rsidRPr="00000000" w14:paraId="0000006D">
      <w:pPr>
        <w:rPr>
          <w:shd w:fill="7f6000" w:val="clear"/>
        </w:rPr>
      </w:pPr>
      <w:r w:rsidDel="00000000" w:rsidR="00000000" w:rsidRPr="00000000">
        <w:rPr>
          <w:rtl w:val="0"/>
        </w:rPr>
        <w:t xml:space="preserve">  •  10 — Corporate Raid: if you win a contest this turn, steal 3 Gold from the defender  [4 Gold]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•  J  — Hostile Takeover: contest a non-adjacent territory this turn  [4 Gold]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•  Q  — Strike Action: remove </w:t>
      </w:r>
      <w:ins w:author="Louis Antonio Porta" w:id="10" w:date="2026-05-09T07:20:41Z">
        <w:r w:rsidDel="00000000" w:rsidR="00000000" w:rsidRPr="00000000">
          <w:rPr>
            <w:rtl w:val="0"/>
          </w:rPr>
          <w:t xml:space="preserve">3</w:t>
        </w:r>
      </w:ins>
      <w:del w:author="Louis Antonio Porta" w:id="10" w:date="2026-05-09T07:20:41Z">
        <w:r w:rsidDel="00000000" w:rsidR="00000000" w:rsidRPr="00000000">
          <w:rPr>
            <w:rtl w:val="0"/>
          </w:rPr>
          <w:delText xml:space="preserve">4</w:delText>
        </w:r>
      </w:del>
      <w:r w:rsidDel="00000000" w:rsidR="00000000" w:rsidRPr="00000000">
        <w:rPr>
          <w:rtl w:val="0"/>
        </w:rPr>
        <w:t xml:space="preserve"> Investors from any one territory  [</w:t>
      </w:r>
      <w:ins w:author="Louis Antonio Porta" w:id="11" w:date="2026-05-09T07:20:52Z">
        <w:r w:rsidDel="00000000" w:rsidR="00000000" w:rsidRPr="00000000">
          <w:rPr>
            <w:rtl w:val="0"/>
          </w:rPr>
          <w:t xml:space="preserve">6</w:t>
        </w:r>
      </w:ins>
      <w:del w:author="Louis Antonio Porta" w:id="11" w:date="2026-05-09T07:20:52Z">
        <w:r w:rsidDel="00000000" w:rsidR="00000000" w:rsidRPr="00000000">
          <w:rPr>
            <w:rtl w:val="0"/>
          </w:rPr>
          <w:delText xml:space="preserve">5</w:delText>
        </w:r>
      </w:del>
      <w:r w:rsidDel="00000000" w:rsidR="00000000" w:rsidRPr="00000000">
        <w:rPr>
          <w:rtl w:val="0"/>
        </w:rPr>
        <w:t xml:space="preserve"> Gold</w:t>
      </w:r>
      <w:ins w:author="Louis Antonio Porta" w:id="12" w:date="2026-05-09T07:20:21Z">
        <w:r w:rsidDel="00000000" w:rsidR="00000000" w:rsidRPr="00000000">
          <w:rPr>
            <w:rtl w:val="0"/>
          </w:rPr>
          <w:t xml:space="preserve"> 2 Inf</w:t>
        </w:r>
      </w:ins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•  K  — Leveraged Buyout: claim one undefended territory without </w:t>
      </w:r>
      <w:ins w:author="Louis Antonio Porta" w:id="13" w:date="2026-05-09T07:21:33Z">
        <w:r w:rsidDel="00000000" w:rsidR="00000000" w:rsidRPr="00000000">
          <w:rPr>
            <w:rtl w:val="0"/>
          </w:rPr>
          <w:t xml:space="preserve">taking up an action </w:t>
        </w:r>
      </w:ins>
      <w:del w:author="Louis Antonio Porta" w:id="13" w:date="2026-05-09T07:21:33Z">
        <w:r w:rsidDel="00000000" w:rsidR="00000000" w:rsidRPr="00000000">
          <w:rPr>
            <w:rtl w:val="0"/>
          </w:rPr>
          <w:delText xml:space="preserve">contesting </w:delText>
        </w:r>
      </w:del>
      <w:r w:rsidDel="00000000" w:rsidR="00000000" w:rsidRPr="00000000">
        <w:rPr>
          <w:rtl w:val="0"/>
        </w:rPr>
        <w:t xml:space="preserve"> [5 Gold]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•  A  — Market Domination: place 4 Investors on any of your territories  [3 Gold</w:t>
      </w:r>
      <w:ins w:author="Louis Antonio Porta" w:id="14" w:date="2026-05-09T07:22:08Z">
        <w:r w:rsidDel="00000000" w:rsidR="00000000" w:rsidRPr="00000000">
          <w:rPr>
            <w:rtl w:val="0"/>
          </w:rPr>
          <w:t xml:space="preserve"> 3 Inf</w:t>
        </w:r>
      </w:ins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Hearts (Influence/Diplomacy)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•  7  — Political Leverage: target player cannot contest</w:t>
      </w:r>
      <w:ins w:author="Louis Antonio Porta" w:id="15" w:date="2026-05-09T07:23:31Z">
        <w:r w:rsidDel="00000000" w:rsidR="00000000" w:rsidRPr="00000000">
          <w:rPr>
            <w:rtl w:val="0"/>
          </w:rPr>
          <w:t xml:space="preserve"> your</w:t>
        </w:r>
      </w:ins>
      <w:r w:rsidDel="00000000" w:rsidR="00000000" w:rsidRPr="00000000">
        <w:rPr>
          <w:rtl w:val="0"/>
        </w:rPr>
        <w:t xml:space="preserve"> territories </w:t>
      </w:r>
      <w:ins w:author="Louis Antonio Porta" w:id="16" w:date="2026-05-09T07:24:21Z">
        <w:r w:rsidDel="00000000" w:rsidR="00000000" w:rsidRPr="00000000">
          <w:rPr>
            <w:rtl w:val="0"/>
          </w:rPr>
          <w:t xml:space="preserve">until your next turn</w:t>
        </w:r>
      </w:ins>
      <w:del w:author="Louis Antonio Porta" w:id="16" w:date="2026-05-09T07:24:21Z">
        <w:r w:rsidDel="00000000" w:rsidR="00000000" w:rsidRPr="00000000">
          <w:rPr>
            <w:rtl w:val="0"/>
          </w:rPr>
          <w:delText xml:space="preserve">next round</w:delText>
        </w:r>
      </w:del>
      <w:r w:rsidDel="00000000" w:rsidR="00000000" w:rsidRPr="00000000">
        <w:rPr>
          <w:rtl w:val="0"/>
        </w:rPr>
        <w:t xml:space="preserve">  [2 Inf]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•  8  — Power Play: gain Influence equal to the number of clusters you border  [</w:t>
      </w:r>
      <w:ins w:author="Louis Antonio Porta" w:id="17" w:date="2026-05-09T07:26:21Z">
        <w:r w:rsidDel="00000000" w:rsidR="00000000" w:rsidRPr="00000000">
          <w:rPr>
            <w:rtl w:val="0"/>
          </w:rPr>
          <w:t xml:space="preserve">3 Gold 1</w:t>
        </w:r>
      </w:ins>
      <w:del w:author="Louis Antonio Porta" w:id="17" w:date="2026-05-09T07:26:21Z">
        <w:r w:rsidDel="00000000" w:rsidR="00000000" w:rsidRPr="00000000">
          <w:rPr>
            <w:rtl w:val="0"/>
          </w:rPr>
          <w:delText xml:space="preserve">2</w:delText>
        </w:r>
      </w:del>
      <w:r w:rsidDel="00000000" w:rsidR="00000000" w:rsidRPr="00000000">
        <w:rPr>
          <w:rtl w:val="0"/>
        </w:rPr>
        <w:t xml:space="preserve"> Inf]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•  9  — Diplomatic Immunity: your territories cannot be contested </w:t>
      </w:r>
      <w:ins w:author="Louis Antonio Porta" w:id="18" w:date="2026-05-09T07:26:49Z">
        <w:r w:rsidDel="00000000" w:rsidR="00000000" w:rsidRPr="00000000">
          <w:rPr>
            <w:rtl w:val="0"/>
            <w:rPrChange w:author="Louis Antonio Porta" w:id="19" w:date="2026-05-09T07:26:49Z">
              <w:rPr/>
            </w:rPrChange>
          </w:rPr>
          <w:t xml:space="preserve">until your next turn</w:t>
        </w:r>
      </w:ins>
      <w:del w:author="Louis Antonio Porta" w:id="18" w:date="2026-05-09T07:26:49Z">
        <w:r w:rsidDel="00000000" w:rsidR="00000000" w:rsidRPr="00000000">
          <w:rPr>
            <w:rtl w:val="0"/>
            <w:rPrChange w:author="Louis Antonio Porta" w:id="19" w:date="2026-05-09T07:26:49Z">
              <w:rPr/>
            </w:rPrChange>
          </w:rPr>
          <w:delText xml:space="preserve">next round</w:delText>
        </w:r>
      </w:del>
      <w:r w:rsidDel="00000000" w:rsidR="00000000" w:rsidRPr="00000000">
        <w:rPr>
          <w:rtl w:val="0"/>
        </w:rPr>
        <w:t xml:space="preserve">  [3 Inf]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•  10 — Coalition: truce with one player — neither can attack the other for 2 rounds  [</w:t>
      </w:r>
      <w:ins w:author="Louis Antonio Porta" w:id="20" w:date="2026-05-09T07:26:54Z">
        <w:r w:rsidDel="00000000" w:rsidR="00000000" w:rsidRPr="00000000">
          <w:rPr>
            <w:rtl w:val="0"/>
          </w:rPr>
          <w:t xml:space="preserve">3 Gold 2</w:t>
        </w:r>
      </w:ins>
      <w:del w:author="Louis Antonio Porta" w:id="20" w:date="2026-05-09T07:26:54Z">
        <w:r w:rsidDel="00000000" w:rsidR="00000000" w:rsidRPr="00000000">
          <w:rPr>
            <w:rtl w:val="0"/>
          </w:rPr>
          <w:delText xml:space="preserve">3</w:delText>
        </w:r>
      </w:del>
      <w:r w:rsidDel="00000000" w:rsidR="00000000" w:rsidRPr="00000000">
        <w:rPr>
          <w:rtl w:val="0"/>
        </w:rPr>
        <w:t xml:space="preserve"> Inf]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•  J  — Hostile Negotiation: force a player to discard 2 cards  [</w:t>
      </w:r>
      <w:ins w:author="Louis Antonio Porta" w:id="21" w:date="2026-05-09T07:27:10Z">
        <w:r w:rsidDel="00000000" w:rsidR="00000000" w:rsidRPr="00000000">
          <w:rPr>
            <w:rtl w:val="0"/>
          </w:rPr>
          <w:t xml:space="preserve">5 Gold 1</w:t>
        </w:r>
      </w:ins>
      <w:del w:author="Louis Antonio Porta" w:id="21" w:date="2026-05-09T07:27:10Z">
        <w:r w:rsidDel="00000000" w:rsidR="00000000" w:rsidRPr="00000000">
          <w:rPr>
            <w:rtl w:val="0"/>
          </w:rPr>
          <w:delText xml:space="preserve">3</w:delText>
        </w:r>
      </w:del>
      <w:r w:rsidDel="00000000" w:rsidR="00000000" w:rsidRPr="00000000">
        <w:rPr>
          <w:rtl w:val="0"/>
        </w:rPr>
        <w:t xml:space="preserve"> Inf]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•  Q  — Corporate Espionage: look at any player's hand and steal one card  [</w:t>
      </w:r>
      <w:ins w:author="Louis Antonio Porta" w:id="22" w:date="2026-05-09T07:28:35Z">
        <w:r w:rsidDel="00000000" w:rsidR="00000000" w:rsidRPr="00000000">
          <w:rPr>
            <w:rtl w:val="0"/>
          </w:rPr>
          <w:t xml:space="preserve">7 Gold</w:t>
        </w:r>
      </w:ins>
      <w:del w:author="Louis Antonio Porta" w:id="22" w:date="2026-05-09T07:28:35Z">
        <w:r w:rsidDel="00000000" w:rsidR="00000000" w:rsidRPr="00000000">
          <w:rPr>
            <w:rtl w:val="0"/>
          </w:rPr>
          <w:delText xml:space="preserve">4 Inf</w:delText>
        </w:r>
      </w:del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•  K  — Political Coup: force one player to hand over one territory of your choice  [4 Inf]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•  A  — Absolute Power: gain 4 Influence; target player loses 2 Influence  [</w:t>
      </w:r>
      <w:ins w:author="Louis Antonio Porta" w:id="23" w:date="2026-05-09T07:28:58Z">
        <w:r w:rsidDel="00000000" w:rsidR="00000000" w:rsidRPr="00000000">
          <w:rPr>
            <w:rtl w:val="0"/>
          </w:rPr>
          <w:t xml:space="preserve">5 Gold </w:t>
        </w:r>
      </w:ins>
      <w:r w:rsidDel="00000000" w:rsidR="00000000" w:rsidRPr="00000000">
        <w:rPr>
          <w:rtl w:val="0"/>
        </w:rPr>
        <w:t xml:space="preserve">4 Inf]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Spades (Gold/Economy)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•  7  — Trade Boom: gain</w:t>
      </w:r>
      <w:ins w:author="Louis Antonio Porta" w:id="24" w:date="2026-05-09T07:29:48Z">
        <w:r w:rsidDel="00000000" w:rsidR="00000000" w:rsidRPr="00000000">
          <w:rPr>
            <w:rtl w:val="0"/>
          </w:rPr>
          <w:t xml:space="preserve"> 2</w:t>
        </w:r>
      </w:ins>
      <w:r w:rsidDel="00000000" w:rsidR="00000000" w:rsidRPr="00000000">
        <w:rPr>
          <w:rtl w:val="0"/>
        </w:rPr>
        <w:t xml:space="preserve"> Gold equal to the number of territories you control  [3 Gold]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•  8  — Trade Route: one territory produces double Gold for 2 rounds  [3 Gold]</w:t>
      </w:r>
    </w:p>
    <w:p w:rsidR="00000000" w:rsidDel="00000000" w:rsidP="00000000" w:rsidRDefault="00000000" w:rsidRPr="00000000" w14:paraId="00000080">
      <w:pPr>
        <w:rPr>
          <w:highlight w:val="yellow"/>
        </w:rPr>
      </w:pPr>
      <w:r w:rsidDel="00000000" w:rsidR="00000000" w:rsidRPr="00000000">
        <w:rPr>
          <w:rtl w:val="0"/>
        </w:rPr>
        <w:t xml:space="preserve">  •  9  —</w:t>
      </w:r>
      <w:r w:rsidDel="00000000" w:rsidR="00000000" w:rsidRPr="00000000">
        <w:rPr>
          <w:highlight w:val="yellow"/>
          <w:rtl w:val="0"/>
        </w:rPr>
        <w:t xml:space="preserve"> Import Tariff: all other players pay you 2 Gold each  [4 Gold]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•  10 — Market Manipulation: permanently change one territory's Gold value by +2 or -2  [</w:t>
      </w:r>
      <w:ins w:author="Louis Antonio Porta" w:id="25" w:date="2026-05-09T07:30:43Z">
        <w:r w:rsidDel="00000000" w:rsidR="00000000" w:rsidRPr="00000000">
          <w:rPr>
            <w:rtl w:val="0"/>
          </w:rPr>
          <w:t xml:space="preserve">6</w:t>
        </w:r>
      </w:ins>
      <w:del w:author="Louis Antonio Porta" w:id="25" w:date="2026-05-09T07:30:43Z">
        <w:r w:rsidDel="00000000" w:rsidR="00000000" w:rsidRPr="00000000">
          <w:rPr>
            <w:rtl w:val="0"/>
          </w:rPr>
          <w:delText xml:space="preserve">4</w:delText>
        </w:r>
      </w:del>
      <w:r w:rsidDel="00000000" w:rsidR="00000000" w:rsidRPr="00000000">
        <w:rPr>
          <w:rtl w:val="0"/>
        </w:rPr>
        <w:t xml:space="preserve"> Gold]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•  J  — Market Crash: target player loses half their Gold (rounded down)  [4 Gold</w:t>
      </w:r>
      <w:ins w:author="Louis Antonio Porta" w:id="26" w:date="2026-05-09T07:30:55Z">
        <w:r w:rsidDel="00000000" w:rsidR="00000000" w:rsidRPr="00000000">
          <w:rPr>
            <w:rtl w:val="0"/>
          </w:rPr>
          <w:t xml:space="preserve"> 1 Inf</w:t>
        </w:r>
      </w:ins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•  Q  — Tax Collection: steal 2 Gold </w:t>
      </w:r>
      <w:ins w:author="Louis Antonio Porta" w:id="27" w:date="2026-05-09T07:34:47Z">
        <w:r w:rsidDel="00000000" w:rsidR="00000000" w:rsidRPr="00000000">
          <w:rPr>
            <w:rtl w:val="0"/>
            <w:rPrChange w:author="Louis Antonio Porta" w:id="28" w:date="2026-05-09T07:34:47Z">
              <w:rPr/>
            </w:rPrChange>
          </w:rPr>
          <w:t xml:space="preserve">from each other player for each territory they control. </w:t>
        </w:r>
      </w:ins>
      <w:ins w:author="Louis Antonio Porta" w:id="29" w:date="2026-05-09T07:34:09Z">
        <w:del w:author="Louis Antonio Porta" w:id="27" w:date="2026-05-09T07:34:47Z">
          <w:r w:rsidDel="00000000" w:rsidR="00000000" w:rsidRPr="00000000">
            <w:rPr>
              <w:rtl w:val="0"/>
              <w:rPrChange w:author="Louis Antonio Porta" w:id="28" w:date="2026-05-09T07:34:47Z">
                <w:rPr/>
              </w:rPrChange>
            </w:rPr>
            <w:delText xml:space="preserve">per territory </w:delText>
          </w:r>
        </w:del>
      </w:ins>
      <w:del w:author="Louis Antonio Porta" w:id="27" w:date="2026-05-09T07:34:47Z">
        <w:r w:rsidDel="00000000" w:rsidR="00000000" w:rsidRPr="00000000">
          <w:rPr>
            <w:rtl w:val="0"/>
            <w:rPrChange w:author="Louis Antonio Porta" w:id="28" w:date="2026-05-09T07:34:47Z">
              <w:rPr/>
            </w:rPrChange>
          </w:rPr>
          <w:delText xml:space="preserve">from every other player</w:delText>
        </w:r>
      </w:del>
      <w:r w:rsidDel="00000000" w:rsidR="00000000" w:rsidRPr="00000000">
        <w:rPr>
          <w:rtl w:val="0"/>
        </w:rPr>
        <w:t xml:space="preserve">  [5 Gold]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•  K  — Monopoly: </w:t>
      </w:r>
      <w:ins w:author="Louis Antonio Porta" w:id="30" w:date="2026-05-09T07:35:52Z">
        <w:r w:rsidDel="00000000" w:rsidR="00000000" w:rsidRPr="00000000">
          <w:rPr>
            <w:rtl w:val="0"/>
          </w:rPr>
          <w:t xml:space="preserve">steal half of your Gold from every other player</w:t>
        </w:r>
      </w:ins>
      <w:del w:author="Louis Antonio Porta" w:id="30" w:date="2026-05-09T07:35:52Z">
        <w:r w:rsidDel="00000000" w:rsidR="00000000" w:rsidRPr="00000000">
          <w:rPr>
            <w:rtl w:val="0"/>
          </w:rPr>
          <w:delText xml:space="preserve">gain 1 Gold for every territory you own</w:delText>
        </w:r>
      </w:del>
      <w:r w:rsidDel="00000000" w:rsidR="00000000" w:rsidRPr="00000000">
        <w:rPr>
          <w:rtl w:val="0"/>
        </w:rPr>
        <w:t xml:space="preserve">  [</w:t>
      </w:r>
      <w:ins w:author="Louis Antonio Porta" w:id="31" w:date="2026-05-09T07:37:33Z">
        <w:r w:rsidDel="00000000" w:rsidR="00000000" w:rsidRPr="00000000">
          <w:rPr>
            <w:rtl w:val="0"/>
          </w:rPr>
          <w:t xml:space="preserve">10</w:t>
        </w:r>
      </w:ins>
      <w:del w:author="Louis Antonio Porta" w:id="31" w:date="2026-05-09T07:37:33Z">
        <w:r w:rsidDel="00000000" w:rsidR="00000000" w:rsidRPr="00000000">
          <w:rPr>
            <w:rtl w:val="0"/>
          </w:rPr>
          <w:delText xml:space="preserve">5</w:delText>
        </w:r>
      </w:del>
      <w:r w:rsidDel="00000000" w:rsidR="00000000" w:rsidRPr="00000000">
        <w:rPr>
          <w:rtl w:val="0"/>
        </w:rPr>
        <w:t xml:space="preserve"> Gold]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•  A  — Economic Dominance: double your Gold income for 2 rounds;  [5 Gold]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Clubs (Information/Arcane)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•  7  —</w:t>
      </w:r>
      <w:commentRangeStart w:id="1"/>
      <w:r w:rsidDel="00000000" w:rsidR="00000000" w:rsidRPr="00000000">
        <w:rPr>
          <w:rtl w:val="0"/>
        </w:rPr>
        <w:t xml:space="preserve"> Scrying Orb: look at any player's full hand  [2 Inf]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(swap hand?)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•  8  — Arcane Disruption: target player can only do 1 action this round [</w:t>
      </w:r>
      <w:ins w:author="Aidan Taylor" w:id="32" w:date="2026-05-09T07:01:13Z">
        <w:r w:rsidDel="00000000" w:rsidR="00000000" w:rsidRPr="00000000">
          <w:rPr>
            <w:rtl w:val="0"/>
          </w:rPr>
          <w:t xml:space="preserve">4 Gold</w:t>
        </w:r>
      </w:ins>
      <w:del w:author="Aidan Taylor" w:id="32" w:date="2026-05-09T07:01:13Z">
        <w:r w:rsidDel="00000000" w:rsidR="00000000" w:rsidRPr="00000000">
          <w:rPr>
            <w:rtl w:val="0"/>
          </w:rPr>
          <w:delText xml:space="preserve">3</w:delText>
        </w:r>
        <w:r w:rsidDel="00000000" w:rsidR="00000000" w:rsidRPr="00000000">
          <w:rPr>
            <w:rtl w:val="0"/>
          </w:rPr>
          <w:delText xml:space="preserve"> Inf</w:delText>
        </w:r>
      </w:del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•  9  — Crystal Ball: Take one card from the discard pile  [</w:t>
      </w:r>
      <w:ins w:author="Louis Antonio Porta" w:id="33" w:date="2026-05-09T07:36:57Z">
        <w:r w:rsidDel="00000000" w:rsidR="00000000" w:rsidRPr="00000000">
          <w:rPr>
            <w:rtl w:val="0"/>
          </w:rPr>
          <w:t xml:space="preserve">2</w:t>
        </w:r>
      </w:ins>
      <w:del w:author="Louis Antonio Porta" w:id="33" w:date="2026-05-09T07:36:57Z">
        <w:r w:rsidDel="00000000" w:rsidR="00000000" w:rsidRPr="00000000">
          <w:rPr>
            <w:rtl w:val="0"/>
          </w:rPr>
          <w:delText xml:space="preserve">3</w:delText>
        </w:r>
      </w:del>
      <w:r w:rsidDel="00000000" w:rsidR="00000000" w:rsidRPr="00000000">
        <w:rPr>
          <w:rtl w:val="0"/>
        </w:rPr>
        <w:t xml:space="preserve"> Inf]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•  10 — Enchanted Audit: target player loses 1 Gold for every territory they own beyond 3  [3 Inf]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•  J  — Arcane Recession: all players lose 2 Influence immediately  [3 Inf]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•  Q  — Mystical Arbitrage: swap your Gold total with any other player  [4 Inf]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•  K  — Time Warp: perform 2 additional actions this turn  [4 Inf]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•  A  — Arcane Dominion: copy the effect of any card in </w:t>
      </w:r>
      <w:ins w:author="Louis Antonio Porta" w:id="34" w:date="2026-05-09T07:37:19Z">
        <w:r w:rsidDel="00000000" w:rsidR="00000000" w:rsidRPr="00000000">
          <w:rPr>
            <w:rtl w:val="0"/>
          </w:rPr>
          <w:t xml:space="preserve">your hand</w:t>
        </w:r>
      </w:ins>
      <w:del w:author="Louis Antonio Porta" w:id="34" w:date="2026-05-09T07:37:19Z">
        <w:r w:rsidDel="00000000" w:rsidR="00000000" w:rsidRPr="00000000">
          <w:rPr>
            <w:rtl w:val="0"/>
          </w:rPr>
          <w:delText xml:space="preserve">the discard pool</w:delText>
        </w:r>
      </w:del>
      <w:r w:rsidDel="00000000" w:rsidR="00000000" w:rsidRPr="00000000">
        <w:rPr>
          <w:rtl w:val="0"/>
        </w:rPr>
        <w:t xml:space="preserve">  [4 Inf]</w:t>
      </w:r>
    </w:p>
    <w:p w:rsidR="00000000" w:rsidDel="00000000" w:rsidP="00000000" w:rsidRDefault="00000000" w:rsidRPr="00000000" w14:paraId="0000009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cus Shidiak" w:id="0" w:date="2026-05-09T07:18:10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name</w:t>
      </w:r>
    </w:p>
  </w:comment>
  <w:comment w:author="Aidan Taylor" w:id="1" w:date="2026-05-09T07:00:39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Steal players hand (keep as inf)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